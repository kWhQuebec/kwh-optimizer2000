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2EE20" w14:textId="77777777" w:rsidR="00331077" w:rsidRDefault="00331077">
      <w:pPr>
        <w:pStyle w:val="Body"/>
        <w:rPr>
          <w:rFonts w:ascii="Calibri" w:eastAsia="Calibri" w:hAnsi="Calibri" w:cs="Calibri"/>
          <w:i/>
          <w:iCs/>
        </w:rPr>
      </w:pPr>
    </w:p>
    <w:p w14:paraId="67863131" w14:textId="77777777" w:rsidR="00331077" w:rsidRDefault="00000000">
      <w:pPr>
        <w:pStyle w:val="Default"/>
        <w:suppressAutoHyphens/>
        <w:spacing w:before="0" w:line="240" w:lineRule="auto"/>
        <w:jc w:val="center"/>
        <w:rPr>
          <w:rFonts w:ascii="Calibri" w:eastAsia="Calibri" w:hAnsi="Calibri" w:cs="Calibri"/>
          <w:b/>
          <w:bCs/>
          <w:sz w:val="28"/>
          <w:szCs w:val="28"/>
        </w:rPr>
      </w:pPr>
      <w:r>
        <w:rPr>
          <w:rFonts w:ascii="Calibri" w:hAnsi="Calibri"/>
          <w:b/>
          <w:bCs/>
          <w:sz w:val="28"/>
          <w:szCs w:val="28"/>
        </w:rPr>
        <w:t>Solar rooftop projects are coming to commercial buildings in your area</w:t>
      </w:r>
    </w:p>
    <w:p w14:paraId="221A107A" w14:textId="77777777" w:rsidR="00331077" w:rsidRDefault="00000000">
      <w:pPr>
        <w:pStyle w:val="Default"/>
        <w:suppressAutoHyphens/>
        <w:spacing w:before="0" w:line="240" w:lineRule="auto"/>
        <w:jc w:val="center"/>
        <w:rPr>
          <w:rFonts w:ascii="Calibri" w:eastAsia="Calibri" w:hAnsi="Calibri" w:cs="Calibri"/>
          <w:b/>
          <w:bCs/>
          <w:sz w:val="28"/>
          <w:szCs w:val="28"/>
        </w:rPr>
      </w:pPr>
      <w:r>
        <w:rPr>
          <w:rFonts w:ascii="Calibri" w:hAnsi="Calibri"/>
          <w:b/>
          <w:bCs/>
          <w:sz w:val="28"/>
          <w:szCs w:val="28"/>
        </w:rPr>
        <w:t>You</w:t>
      </w:r>
      <w:r>
        <w:rPr>
          <w:rFonts w:ascii="Calibri" w:hAnsi="Calibri"/>
          <w:b/>
          <w:bCs/>
          <w:sz w:val="28"/>
          <w:szCs w:val="28"/>
          <w:rtl/>
        </w:rPr>
        <w:t>’</w:t>
      </w:r>
      <w:r>
        <w:rPr>
          <w:rFonts w:ascii="Calibri" w:hAnsi="Calibri"/>
          <w:b/>
          <w:bCs/>
          <w:sz w:val="28"/>
          <w:szCs w:val="28"/>
        </w:rPr>
        <w:t>re invited to a short community information session</w:t>
      </w:r>
    </w:p>
    <w:p w14:paraId="5CF6CC78" w14:textId="77777777" w:rsidR="00331077" w:rsidRDefault="00331077">
      <w:pPr>
        <w:pStyle w:val="Default"/>
        <w:suppressAutoHyphens/>
        <w:spacing w:before="0" w:line="240" w:lineRule="auto"/>
        <w:rPr>
          <w:rFonts w:ascii="Calibri" w:eastAsia="Calibri" w:hAnsi="Calibri" w:cs="Calibri"/>
        </w:rPr>
      </w:pPr>
    </w:p>
    <w:p w14:paraId="030F019F" w14:textId="77777777" w:rsidR="00331077" w:rsidRDefault="00000000">
      <w:pPr>
        <w:pStyle w:val="Default"/>
        <w:suppressAutoHyphens/>
        <w:spacing w:before="0" w:line="240" w:lineRule="auto"/>
        <w:rPr>
          <w:rFonts w:ascii="Calibri" w:eastAsia="Calibri" w:hAnsi="Calibri" w:cs="Calibri"/>
          <w:sz w:val="22"/>
          <w:szCs w:val="22"/>
        </w:rPr>
      </w:pPr>
      <w:r>
        <w:rPr>
          <w:rFonts w:ascii="Calibri" w:hAnsi="Calibri"/>
          <w:sz w:val="22"/>
          <w:szCs w:val="22"/>
        </w:rPr>
        <w:t xml:space="preserve">A solar energy project is being planned for the rooftop of commercial and industrial buildings in your </w:t>
      </w:r>
      <w:proofErr w:type="spellStart"/>
      <w:r>
        <w:rPr>
          <w:rFonts w:ascii="Calibri" w:hAnsi="Calibri"/>
          <w:sz w:val="22"/>
          <w:szCs w:val="22"/>
        </w:rPr>
        <w:t>neighbourhood</w:t>
      </w:r>
      <w:proofErr w:type="spellEnd"/>
      <w:r>
        <w:rPr>
          <w:rFonts w:ascii="Calibri" w:hAnsi="Calibri"/>
          <w:sz w:val="22"/>
          <w:szCs w:val="22"/>
        </w:rPr>
        <w:t>, and we would like to share the details and answer questions.</w:t>
      </w:r>
    </w:p>
    <w:p w14:paraId="71BDE50F" w14:textId="77777777" w:rsidR="00331077" w:rsidRDefault="00331077">
      <w:pPr>
        <w:pStyle w:val="Default"/>
        <w:suppressAutoHyphens/>
        <w:spacing w:before="0" w:line="240" w:lineRule="auto"/>
        <w:rPr>
          <w:rFonts w:ascii="Calibri" w:eastAsia="Calibri" w:hAnsi="Calibri" w:cs="Calibri"/>
          <w:sz w:val="22"/>
          <w:szCs w:val="22"/>
        </w:rPr>
      </w:pPr>
    </w:p>
    <w:p w14:paraId="1D09686A" w14:textId="77777777" w:rsidR="00331077" w:rsidRDefault="00000000">
      <w:pPr>
        <w:pStyle w:val="Default"/>
        <w:suppressAutoHyphens/>
        <w:spacing w:before="0" w:line="240" w:lineRule="auto"/>
        <w:rPr>
          <w:rFonts w:ascii="Calibri" w:eastAsia="Calibri" w:hAnsi="Calibri" w:cs="Calibri"/>
          <w:sz w:val="22"/>
          <w:szCs w:val="22"/>
        </w:rPr>
      </w:pPr>
      <w:r>
        <w:rPr>
          <w:rFonts w:ascii="Calibri" w:hAnsi="Calibri"/>
          <w:sz w:val="22"/>
          <w:szCs w:val="22"/>
        </w:rPr>
        <w:t>Date: [Insert date]</w:t>
      </w:r>
    </w:p>
    <w:p w14:paraId="0CF76D92" w14:textId="77777777" w:rsidR="00331077" w:rsidRDefault="00000000">
      <w:pPr>
        <w:pStyle w:val="Default"/>
        <w:suppressAutoHyphens/>
        <w:spacing w:before="0" w:line="240" w:lineRule="auto"/>
        <w:rPr>
          <w:rFonts w:ascii="Calibri" w:eastAsia="Calibri" w:hAnsi="Calibri" w:cs="Calibri"/>
          <w:sz w:val="22"/>
          <w:szCs w:val="22"/>
        </w:rPr>
      </w:pPr>
      <w:r>
        <w:rPr>
          <w:rFonts w:ascii="Calibri" w:hAnsi="Calibri"/>
          <w:sz w:val="22"/>
          <w:szCs w:val="22"/>
        </w:rPr>
        <w:t>Time: [Insert time]</w:t>
      </w:r>
    </w:p>
    <w:p w14:paraId="0B334353" w14:textId="77777777" w:rsidR="00331077" w:rsidRDefault="00000000">
      <w:pPr>
        <w:pStyle w:val="Default"/>
        <w:suppressAutoHyphens/>
        <w:spacing w:before="0" w:line="240" w:lineRule="auto"/>
        <w:rPr>
          <w:rFonts w:ascii="Calibri" w:eastAsia="Calibri" w:hAnsi="Calibri" w:cs="Calibri"/>
          <w:sz w:val="22"/>
          <w:szCs w:val="22"/>
        </w:rPr>
      </w:pPr>
      <w:r>
        <w:rPr>
          <w:rFonts w:ascii="Calibri" w:hAnsi="Calibri"/>
          <w:sz w:val="22"/>
          <w:szCs w:val="22"/>
        </w:rPr>
        <w:t>Location: [Insert location or online link]</w:t>
      </w:r>
    </w:p>
    <w:p w14:paraId="48AA6CFE" w14:textId="77777777" w:rsidR="00331077" w:rsidRDefault="00331077">
      <w:pPr>
        <w:pStyle w:val="Default"/>
        <w:suppressAutoHyphens/>
        <w:spacing w:before="0" w:line="240" w:lineRule="auto"/>
        <w:rPr>
          <w:rFonts w:ascii="Calibri" w:eastAsia="Calibri" w:hAnsi="Calibri" w:cs="Calibri"/>
          <w:sz w:val="22"/>
          <w:szCs w:val="22"/>
        </w:rPr>
      </w:pPr>
    </w:p>
    <w:p w14:paraId="4D241BB2" w14:textId="77777777" w:rsidR="00331077" w:rsidRDefault="00000000">
      <w:pPr>
        <w:pStyle w:val="Default"/>
        <w:suppressAutoHyphens/>
        <w:spacing w:before="0" w:line="240" w:lineRule="auto"/>
        <w:rPr>
          <w:rFonts w:ascii="Calibri" w:eastAsia="Calibri" w:hAnsi="Calibri" w:cs="Calibri"/>
          <w:b/>
          <w:bCs/>
          <w:sz w:val="22"/>
          <w:szCs w:val="22"/>
        </w:rPr>
      </w:pPr>
      <w:r>
        <w:rPr>
          <w:rFonts w:ascii="Calibri" w:hAnsi="Calibri"/>
          <w:b/>
          <w:bCs/>
          <w:sz w:val="22"/>
          <w:szCs w:val="22"/>
        </w:rPr>
        <w:t>What is the project?</w:t>
      </w:r>
    </w:p>
    <w:p w14:paraId="7D476A2E" w14:textId="77777777" w:rsidR="00331077" w:rsidRDefault="00331077">
      <w:pPr>
        <w:pStyle w:val="Default"/>
        <w:suppressAutoHyphens/>
        <w:spacing w:before="0" w:line="240" w:lineRule="auto"/>
        <w:rPr>
          <w:rFonts w:ascii="Calibri" w:eastAsia="Calibri" w:hAnsi="Calibri" w:cs="Calibri"/>
          <w:b/>
          <w:bCs/>
          <w:sz w:val="22"/>
          <w:szCs w:val="22"/>
        </w:rPr>
      </w:pPr>
    </w:p>
    <w:p w14:paraId="37C163D8" w14:textId="77777777" w:rsidR="00331077" w:rsidRDefault="00000000">
      <w:pPr>
        <w:pStyle w:val="Default"/>
        <w:suppressAutoHyphens/>
        <w:spacing w:before="0" w:line="240" w:lineRule="auto"/>
        <w:rPr>
          <w:rFonts w:ascii="Calibri" w:eastAsia="Calibri" w:hAnsi="Calibri" w:cs="Calibri"/>
          <w:sz w:val="22"/>
          <w:szCs w:val="22"/>
        </w:rPr>
      </w:pPr>
      <w:r>
        <w:rPr>
          <w:rFonts w:ascii="Calibri" w:hAnsi="Calibri"/>
          <w:sz w:val="22"/>
          <w:szCs w:val="22"/>
        </w:rPr>
        <w:t>Solar panels would be installed on an existing commercial rooftop to generate clean, renewable electricity. The project uses underused rooftop space and supports Quebec</w:t>
      </w:r>
      <w:r>
        <w:rPr>
          <w:rFonts w:ascii="Calibri" w:hAnsi="Calibri"/>
          <w:sz w:val="22"/>
          <w:szCs w:val="22"/>
          <w:rtl/>
        </w:rPr>
        <w:t>’</w:t>
      </w:r>
      <w:r>
        <w:rPr>
          <w:rFonts w:ascii="Calibri" w:hAnsi="Calibri"/>
          <w:sz w:val="22"/>
          <w:szCs w:val="22"/>
        </w:rPr>
        <w:t>s transition to sustainable energy. It is being developed as part of Hydro Qu</w:t>
      </w:r>
      <w:r>
        <w:rPr>
          <w:rFonts w:ascii="Calibri" w:hAnsi="Calibri"/>
          <w:sz w:val="22"/>
          <w:szCs w:val="22"/>
          <w:lang w:val="fr-FR"/>
        </w:rPr>
        <w:t>é</w:t>
      </w:r>
      <w:proofErr w:type="spellStart"/>
      <w:r>
        <w:rPr>
          <w:rFonts w:ascii="Calibri" w:hAnsi="Calibri"/>
          <w:sz w:val="22"/>
          <w:szCs w:val="22"/>
        </w:rPr>
        <w:t>bec</w:t>
      </w:r>
      <w:proofErr w:type="spellEnd"/>
      <w:r>
        <w:rPr>
          <w:rFonts w:ascii="Calibri" w:hAnsi="Calibri"/>
          <w:sz w:val="22"/>
          <w:szCs w:val="22"/>
          <w:rtl/>
        </w:rPr>
        <w:t>’</w:t>
      </w:r>
      <w:r>
        <w:rPr>
          <w:rFonts w:ascii="Calibri" w:hAnsi="Calibri"/>
          <w:sz w:val="22"/>
          <w:szCs w:val="22"/>
        </w:rPr>
        <w:t>s 2025 01 call for proposals for solar energy.</w:t>
      </w:r>
    </w:p>
    <w:p w14:paraId="11201623" w14:textId="77777777" w:rsidR="00331077" w:rsidRDefault="00331077">
      <w:pPr>
        <w:pStyle w:val="Default"/>
        <w:suppressAutoHyphens/>
        <w:spacing w:before="0" w:line="240" w:lineRule="auto"/>
        <w:rPr>
          <w:rFonts w:ascii="Calibri" w:eastAsia="Calibri" w:hAnsi="Calibri" w:cs="Calibri"/>
          <w:sz w:val="22"/>
          <w:szCs w:val="22"/>
        </w:rPr>
      </w:pPr>
    </w:p>
    <w:p w14:paraId="16FDE6D4" w14:textId="3774C917" w:rsidR="00331077" w:rsidRDefault="00000000">
      <w:pPr>
        <w:pStyle w:val="Default"/>
        <w:suppressAutoHyphens/>
        <w:spacing w:before="0" w:line="240" w:lineRule="auto"/>
        <w:rPr>
          <w:rFonts w:ascii="Calibri" w:eastAsia="Calibri" w:hAnsi="Calibri" w:cs="Calibri"/>
          <w:b/>
          <w:bCs/>
          <w:sz w:val="22"/>
          <w:szCs w:val="22"/>
        </w:rPr>
      </w:pPr>
      <w:del w:id="0" w:author="James Pagonis" w:date="2026-01-15T18:41:00Z" w16du:dateUtc="2026-01-15T23:41:00Z">
        <w:r w:rsidDel="00C57361">
          <w:rPr>
            <w:rFonts w:ascii="Calibri" w:hAnsi="Calibri"/>
            <w:b/>
            <w:bCs/>
            <w:sz w:val="22"/>
            <w:szCs w:val="22"/>
          </w:rPr>
          <w:delText>Why this matters</w:delText>
        </w:r>
      </w:del>
      <w:ins w:id="1" w:author="James Pagonis" w:date="2026-01-15T18:41:00Z" w16du:dateUtc="2026-01-15T23:41:00Z">
        <w:r w:rsidR="00C57361">
          <w:rPr>
            <w:rFonts w:ascii="Calibri" w:hAnsi="Calibri"/>
            <w:b/>
            <w:bCs/>
            <w:sz w:val="22"/>
            <w:szCs w:val="22"/>
          </w:rPr>
          <w:t xml:space="preserve">What you will learn? </w:t>
        </w:r>
      </w:ins>
    </w:p>
    <w:p w14:paraId="258D09A4" w14:textId="77777777" w:rsidR="00331077" w:rsidRDefault="00331077">
      <w:pPr>
        <w:pStyle w:val="Default"/>
        <w:suppressAutoHyphens/>
        <w:spacing w:before="0" w:line="240" w:lineRule="auto"/>
        <w:rPr>
          <w:rFonts w:ascii="Calibri" w:eastAsia="Calibri" w:hAnsi="Calibri" w:cs="Calibri"/>
          <w:b/>
          <w:bCs/>
          <w:sz w:val="22"/>
          <w:szCs w:val="22"/>
        </w:rPr>
      </w:pPr>
    </w:p>
    <w:p w14:paraId="2EB79C04" w14:textId="128260AD" w:rsidR="00331077" w:rsidRPr="006E555A" w:rsidRDefault="00000000">
      <w:pPr>
        <w:pStyle w:val="Default"/>
        <w:suppressAutoHyphens/>
        <w:spacing w:before="0" w:line="240" w:lineRule="auto"/>
        <w:rPr>
          <w:rFonts w:ascii="Calibri" w:hAnsi="Calibri"/>
          <w:sz w:val="22"/>
          <w:szCs w:val="22"/>
          <w:rPrChange w:id="2" w:author="James Pagonis" w:date="2026-01-15T20:32:00Z" w16du:dateUtc="2026-01-16T01:32:00Z">
            <w:rPr>
              <w:rFonts w:ascii="Calibri" w:eastAsia="Calibri" w:hAnsi="Calibri" w:cs="Calibri"/>
              <w:sz w:val="22"/>
              <w:szCs w:val="22"/>
            </w:rPr>
          </w:rPrChange>
        </w:rPr>
      </w:pPr>
      <w:r>
        <w:rPr>
          <w:rFonts w:ascii="Calibri" w:hAnsi="Calibri"/>
          <w:sz w:val="22"/>
          <w:szCs w:val="22"/>
        </w:rPr>
        <w:t>•</w:t>
      </w:r>
      <w:r w:rsidRPr="006E555A">
        <w:rPr>
          <w:rFonts w:ascii="Calibri" w:hAnsi="Calibri"/>
          <w:sz w:val="22"/>
          <w:szCs w:val="22"/>
          <w:rPrChange w:id="3" w:author="James Pagonis" w:date="2026-01-15T20:32:00Z" w16du:dateUtc="2026-01-16T01:32:00Z">
            <w:rPr>
              <w:rFonts w:ascii="Calibri" w:hAnsi="Calibri"/>
              <w:sz w:val="22"/>
              <w:szCs w:val="22"/>
              <w:lang w:val="fr-FR"/>
            </w:rPr>
          </w:rPrChange>
        </w:rPr>
        <w:t xml:space="preserve"> </w:t>
      </w:r>
      <w:ins w:id="4" w:author="James Pagonis" w:date="2026-01-15T20:33:00Z" w16du:dateUtc="2026-01-16T01:33:00Z">
        <w:r w:rsidR="006E555A">
          <w:rPr>
            <w:rFonts w:ascii="Calibri" w:hAnsi="Calibri"/>
            <w:sz w:val="22"/>
            <w:szCs w:val="22"/>
          </w:rPr>
          <w:t xml:space="preserve">    </w:t>
        </w:r>
      </w:ins>
      <w:del w:id="5" w:author="James Pagonis" w:date="2026-01-15T18:42:00Z" w16du:dateUtc="2026-01-15T23:42:00Z">
        <w:r w:rsidDel="00C57361">
          <w:rPr>
            <w:rFonts w:ascii="Calibri" w:hAnsi="Calibri"/>
            <w:sz w:val="22"/>
            <w:szCs w:val="22"/>
          </w:rPr>
          <w:delText>Produces clean, local electricity</w:delText>
        </w:r>
      </w:del>
      <w:ins w:id="6" w:author="James Pagonis" w:date="2026-01-15T18:42:00Z" w16du:dateUtc="2026-01-15T23:42:00Z">
        <w:r w:rsidR="00C57361">
          <w:rPr>
            <w:rFonts w:ascii="Calibri" w:hAnsi="Calibri"/>
            <w:sz w:val="22"/>
            <w:szCs w:val="22"/>
          </w:rPr>
          <w:t xml:space="preserve">How solar work and how it benefits the local electrical grid  </w:t>
        </w:r>
      </w:ins>
    </w:p>
    <w:p w14:paraId="28671448" w14:textId="58E5C74B" w:rsidR="00E34B32" w:rsidRDefault="00000000">
      <w:pPr>
        <w:pStyle w:val="Default"/>
        <w:suppressAutoHyphens/>
        <w:spacing w:before="0" w:line="240" w:lineRule="auto"/>
        <w:rPr>
          <w:ins w:id="7" w:author="James Pagonis" w:date="2026-01-15T20:27:00Z" w16du:dateUtc="2026-01-16T01:27:00Z"/>
          <w:rFonts w:ascii="Calibri" w:hAnsi="Calibri"/>
          <w:sz w:val="22"/>
          <w:szCs w:val="22"/>
        </w:rPr>
      </w:pPr>
      <w:r>
        <w:rPr>
          <w:rFonts w:ascii="Calibri" w:hAnsi="Calibri"/>
          <w:sz w:val="22"/>
          <w:szCs w:val="22"/>
        </w:rPr>
        <w:t>•</w:t>
      </w:r>
      <w:r w:rsidRPr="006E555A">
        <w:rPr>
          <w:rFonts w:ascii="Calibri" w:hAnsi="Calibri"/>
          <w:sz w:val="22"/>
          <w:szCs w:val="22"/>
          <w:rPrChange w:id="8" w:author="James Pagonis" w:date="2026-01-15T20:32:00Z" w16du:dateUtc="2026-01-16T01:32:00Z">
            <w:rPr>
              <w:rFonts w:ascii="Calibri" w:hAnsi="Calibri"/>
              <w:sz w:val="22"/>
              <w:szCs w:val="22"/>
              <w:lang w:val="fr-FR"/>
            </w:rPr>
          </w:rPrChange>
        </w:rPr>
        <w:t xml:space="preserve"> </w:t>
      </w:r>
      <w:ins w:id="9" w:author="James Pagonis" w:date="2026-01-15T20:33:00Z" w16du:dateUtc="2026-01-16T01:33:00Z">
        <w:r w:rsidR="006E555A">
          <w:rPr>
            <w:rFonts w:ascii="Calibri" w:hAnsi="Calibri"/>
            <w:sz w:val="22"/>
            <w:szCs w:val="22"/>
          </w:rPr>
          <w:t xml:space="preserve">    </w:t>
        </w:r>
      </w:ins>
      <w:del w:id="10" w:author="James Pagonis" w:date="2026-01-15T18:42:00Z" w16du:dateUtc="2026-01-15T23:42:00Z">
        <w:r w:rsidDel="00C57361">
          <w:rPr>
            <w:rFonts w:ascii="Calibri" w:hAnsi="Calibri"/>
            <w:sz w:val="22"/>
            <w:szCs w:val="22"/>
          </w:rPr>
          <w:delText>Makes good use of existing rooftop space</w:delText>
        </w:r>
      </w:del>
      <w:ins w:id="11" w:author="James Pagonis" w:date="2026-01-15T18:42:00Z" w16du:dateUtc="2026-01-15T23:42:00Z">
        <w:r w:rsidR="00C57361">
          <w:rPr>
            <w:rFonts w:ascii="Calibri" w:hAnsi="Calibri"/>
            <w:sz w:val="22"/>
            <w:szCs w:val="22"/>
          </w:rPr>
          <w:t>How solar can be a great use for existing and underutilized roof spac</w:t>
        </w:r>
      </w:ins>
      <w:ins w:id="12" w:author="James Pagonis" w:date="2026-01-15T20:27:00Z" w16du:dateUtc="2026-01-16T01:27:00Z">
        <w:r w:rsidR="00E34B32">
          <w:rPr>
            <w:rFonts w:ascii="Calibri" w:hAnsi="Calibri"/>
            <w:sz w:val="22"/>
            <w:szCs w:val="22"/>
          </w:rPr>
          <w:t>e</w:t>
        </w:r>
      </w:ins>
      <w:ins w:id="13" w:author="James Pagonis" w:date="2026-01-15T18:43:00Z" w16du:dateUtc="2026-01-15T23:43:00Z">
        <w:r w:rsidR="00C57361">
          <w:rPr>
            <w:rFonts w:ascii="Calibri" w:hAnsi="Calibri"/>
            <w:sz w:val="22"/>
            <w:szCs w:val="22"/>
          </w:rPr>
          <w:t xml:space="preserve"> </w:t>
        </w:r>
      </w:ins>
    </w:p>
    <w:p w14:paraId="1E130E3A" w14:textId="0436A413" w:rsidR="00E34B32" w:rsidRPr="00E34B32" w:rsidRDefault="00E34B32" w:rsidP="006E555A">
      <w:pPr>
        <w:pStyle w:val="Default"/>
        <w:numPr>
          <w:ilvl w:val="0"/>
          <w:numId w:val="5"/>
        </w:numPr>
        <w:suppressAutoHyphens/>
        <w:spacing w:before="0" w:line="240" w:lineRule="auto"/>
        <w:rPr>
          <w:rFonts w:ascii="Calibri" w:hAnsi="Calibri"/>
          <w:sz w:val="22"/>
          <w:szCs w:val="22"/>
          <w:rPrChange w:id="14" w:author="James Pagonis" w:date="2026-01-15T20:27:00Z" w16du:dateUtc="2026-01-16T01:27:00Z">
            <w:rPr>
              <w:rFonts w:ascii="Calibri" w:eastAsia="Calibri" w:hAnsi="Calibri" w:cs="Calibri"/>
              <w:sz w:val="22"/>
              <w:szCs w:val="22"/>
            </w:rPr>
          </w:rPrChange>
        </w:rPr>
        <w:pPrChange w:id="15" w:author="James Pagonis" w:date="2026-01-15T20:33:00Z" w16du:dateUtc="2026-01-16T01:33:00Z">
          <w:pPr>
            <w:pStyle w:val="Default"/>
            <w:suppressAutoHyphens/>
            <w:spacing w:before="0" w:line="240" w:lineRule="auto"/>
          </w:pPr>
        </w:pPrChange>
      </w:pPr>
      <w:ins w:id="16" w:author="James Pagonis" w:date="2026-01-15T20:28:00Z" w16du:dateUtc="2026-01-16T01:28:00Z">
        <w:r>
          <w:rPr>
            <w:rFonts w:ascii="Calibri" w:hAnsi="Calibri"/>
            <w:sz w:val="22"/>
            <w:szCs w:val="22"/>
          </w:rPr>
          <w:t xml:space="preserve">What to expect during construction, and ongoing </w:t>
        </w:r>
      </w:ins>
      <w:ins w:id="17" w:author="James Pagonis" w:date="2026-01-15T20:29:00Z" w16du:dateUtc="2026-01-16T01:29:00Z">
        <w:r>
          <w:rPr>
            <w:rFonts w:ascii="Calibri" w:hAnsi="Calibri"/>
            <w:sz w:val="22"/>
            <w:szCs w:val="22"/>
          </w:rPr>
          <w:t xml:space="preserve">operations </w:t>
        </w:r>
      </w:ins>
      <w:ins w:id="18" w:author="James Pagonis" w:date="2026-01-15T20:28:00Z" w16du:dateUtc="2026-01-16T01:28:00Z">
        <w:r>
          <w:rPr>
            <w:rFonts w:ascii="Calibri" w:hAnsi="Calibri"/>
            <w:sz w:val="22"/>
            <w:szCs w:val="22"/>
          </w:rPr>
          <w:t xml:space="preserve"> </w:t>
        </w:r>
      </w:ins>
    </w:p>
    <w:p w14:paraId="0B5FF495" w14:textId="1A26CE81" w:rsidR="00331077" w:rsidRPr="006E555A" w:rsidRDefault="00000000">
      <w:pPr>
        <w:pStyle w:val="Default"/>
        <w:suppressAutoHyphens/>
        <w:spacing w:before="0" w:line="240" w:lineRule="auto"/>
        <w:rPr>
          <w:rFonts w:ascii="Calibri" w:hAnsi="Calibri"/>
          <w:sz w:val="22"/>
          <w:szCs w:val="22"/>
          <w:rPrChange w:id="19" w:author="James Pagonis" w:date="2026-01-15T20:32:00Z" w16du:dateUtc="2026-01-16T01:32:00Z">
            <w:rPr>
              <w:rFonts w:ascii="Calibri" w:eastAsia="Calibri" w:hAnsi="Calibri" w:cs="Calibri"/>
              <w:sz w:val="22"/>
              <w:szCs w:val="22"/>
            </w:rPr>
          </w:rPrChange>
        </w:rPr>
      </w:pPr>
      <w:r>
        <w:rPr>
          <w:rFonts w:ascii="Calibri" w:hAnsi="Calibri"/>
          <w:sz w:val="22"/>
          <w:szCs w:val="22"/>
        </w:rPr>
        <w:t>•</w:t>
      </w:r>
      <w:r w:rsidRPr="006E555A">
        <w:rPr>
          <w:rFonts w:ascii="Calibri" w:hAnsi="Calibri"/>
          <w:sz w:val="22"/>
          <w:szCs w:val="22"/>
          <w:rPrChange w:id="20" w:author="James Pagonis" w:date="2026-01-15T20:32:00Z" w16du:dateUtc="2026-01-16T01:32:00Z">
            <w:rPr>
              <w:rFonts w:ascii="Calibri" w:hAnsi="Calibri"/>
              <w:sz w:val="22"/>
              <w:szCs w:val="22"/>
              <w:lang w:val="fr-FR"/>
            </w:rPr>
          </w:rPrChange>
        </w:rPr>
        <w:t xml:space="preserve"> </w:t>
      </w:r>
      <w:ins w:id="21" w:author="James Pagonis" w:date="2026-01-15T20:33:00Z" w16du:dateUtc="2026-01-16T01:33:00Z">
        <w:r w:rsidR="006E555A">
          <w:rPr>
            <w:rFonts w:ascii="Calibri" w:hAnsi="Calibri"/>
            <w:sz w:val="22"/>
            <w:szCs w:val="22"/>
          </w:rPr>
          <w:t xml:space="preserve">    </w:t>
        </w:r>
      </w:ins>
      <w:del w:id="22" w:author="James Pagonis" w:date="2026-01-15T20:25:00Z" w16du:dateUtc="2026-01-16T01:25:00Z">
        <w:r w:rsidDel="00E34B32">
          <w:rPr>
            <w:rFonts w:ascii="Calibri" w:hAnsi="Calibri"/>
            <w:sz w:val="22"/>
            <w:szCs w:val="22"/>
          </w:rPr>
          <w:delText>Supports Quebec</w:delText>
        </w:r>
        <w:r w:rsidDel="00E34B32">
          <w:rPr>
            <w:rFonts w:ascii="Calibri" w:hAnsi="Calibri"/>
            <w:sz w:val="22"/>
            <w:szCs w:val="22"/>
            <w:rtl/>
          </w:rPr>
          <w:delText>’</w:delText>
        </w:r>
        <w:r w:rsidDel="00E34B32">
          <w:rPr>
            <w:rFonts w:ascii="Calibri" w:hAnsi="Calibri"/>
            <w:sz w:val="22"/>
            <w:szCs w:val="22"/>
          </w:rPr>
          <w:delText>s renewable energy goals</w:delText>
        </w:r>
      </w:del>
      <w:ins w:id="23" w:author="James Pagonis" w:date="2026-01-15T20:29:00Z" w16du:dateUtc="2026-01-16T01:29:00Z">
        <w:r w:rsidR="00E34B32">
          <w:rPr>
            <w:rFonts w:ascii="Calibri" w:hAnsi="Calibri"/>
            <w:sz w:val="22"/>
            <w:szCs w:val="22"/>
          </w:rPr>
          <w:t xml:space="preserve">About </w:t>
        </w:r>
      </w:ins>
      <w:ins w:id="24" w:author="James Pagonis" w:date="2026-01-15T20:25:00Z" w16du:dateUtc="2026-01-16T01:25:00Z">
        <w:r w:rsidR="00E34B32">
          <w:rPr>
            <w:rFonts w:ascii="Calibri" w:hAnsi="Calibri"/>
            <w:sz w:val="22"/>
            <w:szCs w:val="22"/>
          </w:rPr>
          <w:t>Quebec renewable energy goals</w:t>
        </w:r>
      </w:ins>
      <w:ins w:id="25" w:author="James Pagonis" w:date="2026-01-15T20:26:00Z" w16du:dateUtc="2026-01-16T01:26:00Z">
        <w:r w:rsidR="00E34B32">
          <w:rPr>
            <w:rFonts w:ascii="Calibri" w:hAnsi="Calibri"/>
            <w:sz w:val="22"/>
            <w:szCs w:val="22"/>
          </w:rPr>
          <w:t xml:space="preserve"> and related programs </w:t>
        </w:r>
      </w:ins>
    </w:p>
    <w:p w14:paraId="7B36A30F" w14:textId="3088105A" w:rsidR="00331077" w:rsidRPr="006E555A" w:rsidRDefault="00000000">
      <w:pPr>
        <w:pStyle w:val="Default"/>
        <w:suppressAutoHyphens/>
        <w:spacing w:before="0" w:line="240" w:lineRule="auto"/>
        <w:rPr>
          <w:rFonts w:ascii="Calibri" w:hAnsi="Calibri"/>
          <w:sz w:val="22"/>
          <w:szCs w:val="22"/>
          <w:rPrChange w:id="26" w:author="James Pagonis" w:date="2026-01-15T20:32:00Z" w16du:dateUtc="2026-01-16T01:32:00Z">
            <w:rPr>
              <w:rFonts w:ascii="Calibri" w:eastAsia="Calibri" w:hAnsi="Calibri" w:cs="Calibri"/>
              <w:sz w:val="22"/>
              <w:szCs w:val="22"/>
            </w:rPr>
          </w:rPrChange>
        </w:rPr>
      </w:pPr>
      <w:r>
        <w:rPr>
          <w:rFonts w:ascii="Calibri" w:hAnsi="Calibri"/>
          <w:sz w:val="22"/>
          <w:szCs w:val="22"/>
        </w:rPr>
        <w:t>•</w:t>
      </w:r>
      <w:r w:rsidRPr="006E555A">
        <w:rPr>
          <w:rFonts w:ascii="Calibri" w:hAnsi="Calibri"/>
          <w:sz w:val="22"/>
          <w:szCs w:val="22"/>
          <w:rPrChange w:id="27" w:author="James Pagonis" w:date="2026-01-15T20:32:00Z" w16du:dateUtc="2026-01-16T01:32:00Z">
            <w:rPr>
              <w:rFonts w:ascii="Calibri" w:hAnsi="Calibri"/>
              <w:sz w:val="22"/>
              <w:szCs w:val="22"/>
              <w:lang w:val="fr-FR"/>
            </w:rPr>
          </w:rPrChange>
        </w:rPr>
        <w:t xml:space="preserve"> </w:t>
      </w:r>
      <w:ins w:id="28" w:author="James Pagonis" w:date="2026-01-15T20:33:00Z" w16du:dateUtc="2026-01-16T01:33:00Z">
        <w:r w:rsidR="006E555A">
          <w:rPr>
            <w:rFonts w:ascii="Calibri" w:hAnsi="Calibri"/>
            <w:sz w:val="22"/>
            <w:szCs w:val="22"/>
          </w:rPr>
          <w:t xml:space="preserve">    </w:t>
        </w:r>
      </w:ins>
      <w:ins w:id="29" w:author="James Pagonis" w:date="2026-01-15T20:26:00Z" w16du:dateUtc="2026-01-16T01:26:00Z">
        <w:r w:rsidR="00E34B32" w:rsidRPr="006E555A">
          <w:rPr>
            <w:rFonts w:ascii="Calibri" w:hAnsi="Calibri"/>
            <w:sz w:val="22"/>
            <w:szCs w:val="22"/>
            <w:rPrChange w:id="30" w:author="James Pagonis" w:date="2026-01-15T20:32:00Z" w16du:dateUtc="2026-01-16T01:32:00Z">
              <w:rPr>
                <w:rFonts w:ascii="Calibri" w:hAnsi="Calibri"/>
                <w:sz w:val="22"/>
                <w:szCs w:val="22"/>
                <w:lang w:val="fr-FR"/>
              </w:rPr>
            </w:rPrChange>
          </w:rPr>
          <w:t xml:space="preserve">How you can participate in </w:t>
        </w:r>
      </w:ins>
      <w:ins w:id="31" w:author="James Pagonis" w:date="2026-01-15T20:34:00Z" w16du:dateUtc="2026-01-16T01:34:00Z">
        <w:r w:rsidR="00264E48">
          <w:rPr>
            <w:rFonts w:ascii="Calibri" w:hAnsi="Calibri"/>
            <w:sz w:val="22"/>
            <w:szCs w:val="22"/>
          </w:rPr>
          <w:t xml:space="preserve">the program and potentially </w:t>
        </w:r>
      </w:ins>
      <w:del w:id="32" w:author="James Pagonis" w:date="2026-01-15T20:27:00Z" w16du:dateUtc="2026-01-16T01:27:00Z">
        <w:r w:rsidDel="00E34B32">
          <w:rPr>
            <w:rFonts w:ascii="Calibri" w:hAnsi="Calibri"/>
            <w:sz w:val="22"/>
            <w:szCs w:val="22"/>
          </w:rPr>
          <w:delText xml:space="preserve">May </w:delText>
        </w:r>
      </w:del>
      <w:r>
        <w:rPr>
          <w:rFonts w:ascii="Calibri" w:hAnsi="Calibri"/>
          <w:sz w:val="22"/>
          <w:szCs w:val="22"/>
        </w:rPr>
        <w:t xml:space="preserve">help reduce </w:t>
      </w:r>
      <w:ins w:id="33" w:author="James Pagonis" w:date="2026-01-15T20:35:00Z" w16du:dateUtc="2026-01-16T01:35:00Z">
        <w:r w:rsidR="00264E48">
          <w:rPr>
            <w:rFonts w:ascii="Calibri" w:hAnsi="Calibri"/>
            <w:sz w:val="22"/>
            <w:szCs w:val="22"/>
          </w:rPr>
          <w:t xml:space="preserve">your own </w:t>
        </w:r>
      </w:ins>
      <w:r>
        <w:rPr>
          <w:rFonts w:ascii="Calibri" w:hAnsi="Calibri"/>
          <w:sz w:val="22"/>
          <w:szCs w:val="22"/>
        </w:rPr>
        <w:t>building operating costs over time</w:t>
      </w:r>
      <w:del w:id="34" w:author="James Pagonis" w:date="2026-01-15T20:27:00Z" w16du:dateUtc="2026-01-16T01:27:00Z">
        <w:r w:rsidDel="00E34B32">
          <w:rPr>
            <w:rFonts w:ascii="Calibri" w:hAnsi="Calibri"/>
            <w:sz w:val="22"/>
            <w:szCs w:val="22"/>
          </w:rPr>
          <w:delText xml:space="preserve"> and support long term energy price</w:delText>
        </w:r>
        <w:r w:rsidRPr="006E555A" w:rsidDel="00E34B32">
          <w:rPr>
            <w:rFonts w:ascii="Calibri" w:hAnsi="Calibri"/>
            <w:sz w:val="22"/>
            <w:szCs w:val="22"/>
            <w:rPrChange w:id="35" w:author="James Pagonis" w:date="2026-01-15T20:32:00Z" w16du:dateUtc="2026-01-16T01:32:00Z">
              <w:rPr>
                <w:rFonts w:ascii="Calibri" w:hAnsi="Calibri"/>
                <w:sz w:val="22"/>
                <w:szCs w:val="22"/>
                <w:lang w:val="fr-FR"/>
              </w:rPr>
            </w:rPrChange>
          </w:rPr>
          <w:delText xml:space="preserve"> </w:delText>
        </w:r>
        <w:r w:rsidDel="00E34B32">
          <w:rPr>
            <w:rFonts w:ascii="Calibri" w:hAnsi="Calibri"/>
            <w:sz w:val="22"/>
            <w:szCs w:val="22"/>
          </w:rPr>
          <w:delText>stability</w:delText>
        </w:r>
      </w:del>
    </w:p>
    <w:p w14:paraId="7A1A79B8" w14:textId="77777777" w:rsidR="00331077" w:rsidRDefault="00331077">
      <w:pPr>
        <w:pStyle w:val="Default"/>
        <w:suppressAutoHyphens/>
        <w:spacing w:before="0" w:line="240" w:lineRule="auto"/>
        <w:rPr>
          <w:rFonts w:ascii="Calibri" w:eastAsia="Calibri" w:hAnsi="Calibri" w:cs="Calibri"/>
          <w:sz w:val="22"/>
          <w:szCs w:val="22"/>
        </w:rPr>
      </w:pPr>
    </w:p>
    <w:p w14:paraId="64BC9109" w14:textId="4DB621FD" w:rsidR="00331077" w:rsidDel="00E34B32" w:rsidRDefault="00000000">
      <w:pPr>
        <w:pStyle w:val="Default"/>
        <w:suppressAutoHyphens/>
        <w:spacing w:before="0" w:line="240" w:lineRule="auto"/>
        <w:rPr>
          <w:del w:id="36" w:author="James Pagonis" w:date="2026-01-15T20:28:00Z" w16du:dateUtc="2026-01-16T01:28:00Z"/>
          <w:rFonts w:ascii="Calibri" w:eastAsia="Calibri" w:hAnsi="Calibri" w:cs="Calibri"/>
          <w:b/>
          <w:bCs/>
          <w:sz w:val="22"/>
          <w:szCs w:val="22"/>
        </w:rPr>
      </w:pPr>
      <w:del w:id="37" w:author="James Pagonis" w:date="2026-01-15T20:28:00Z" w16du:dateUtc="2026-01-16T01:28:00Z">
        <w:r w:rsidDel="00E34B32">
          <w:rPr>
            <w:rFonts w:ascii="Calibri" w:hAnsi="Calibri"/>
            <w:b/>
            <w:bCs/>
            <w:sz w:val="22"/>
            <w:szCs w:val="22"/>
          </w:rPr>
          <w:delText>What to expect</w:delText>
        </w:r>
      </w:del>
    </w:p>
    <w:p w14:paraId="3114F697" w14:textId="5F42C53E" w:rsidR="00331077" w:rsidDel="00E34B32" w:rsidRDefault="00331077">
      <w:pPr>
        <w:pStyle w:val="Default"/>
        <w:suppressAutoHyphens/>
        <w:spacing w:before="0" w:line="240" w:lineRule="auto"/>
        <w:rPr>
          <w:del w:id="38" w:author="James Pagonis" w:date="2026-01-15T20:28:00Z" w16du:dateUtc="2026-01-16T01:28:00Z"/>
          <w:rFonts w:ascii="Calibri" w:eastAsia="Calibri" w:hAnsi="Calibri" w:cs="Calibri"/>
          <w:b/>
          <w:bCs/>
          <w:sz w:val="22"/>
          <w:szCs w:val="22"/>
        </w:rPr>
      </w:pPr>
    </w:p>
    <w:p w14:paraId="0C44BD0D" w14:textId="514C7510" w:rsidR="00331077" w:rsidDel="00E34B32" w:rsidRDefault="00000000">
      <w:pPr>
        <w:pStyle w:val="Default"/>
        <w:suppressAutoHyphens/>
        <w:spacing w:before="0" w:line="240" w:lineRule="auto"/>
        <w:rPr>
          <w:del w:id="39" w:author="James Pagonis" w:date="2026-01-15T20:28:00Z" w16du:dateUtc="2026-01-16T01:28:00Z"/>
          <w:rFonts w:ascii="Calibri" w:eastAsia="Calibri" w:hAnsi="Calibri" w:cs="Calibri"/>
          <w:sz w:val="22"/>
          <w:szCs w:val="22"/>
        </w:rPr>
      </w:pPr>
      <w:del w:id="40" w:author="James Pagonis" w:date="2026-01-15T20:28:00Z" w16du:dateUtc="2026-01-16T01:28:00Z">
        <w:r w:rsidDel="00E34B32">
          <w:rPr>
            <w:rFonts w:ascii="Calibri" w:hAnsi="Calibri"/>
            <w:sz w:val="22"/>
            <w:szCs w:val="22"/>
          </w:rPr>
          <w:delText>Work would be limited to the rooftop and carried out during normal business hours, with safety measures in place. We do not expect disruption to building operations.</w:delText>
        </w:r>
      </w:del>
    </w:p>
    <w:p w14:paraId="4415460F" w14:textId="77777777" w:rsidR="00331077" w:rsidRDefault="00331077">
      <w:pPr>
        <w:pStyle w:val="Default"/>
        <w:suppressAutoHyphens/>
        <w:spacing w:before="0" w:line="240" w:lineRule="auto"/>
        <w:rPr>
          <w:rFonts w:ascii="Calibri" w:eastAsia="Calibri" w:hAnsi="Calibri" w:cs="Calibri"/>
          <w:b/>
          <w:bCs/>
          <w:sz w:val="22"/>
          <w:szCs w:val="22"/>
        </w:rPr>
      </w:pPr>
    </w:p>
    <w:p w14:paraId="7F2D78F9" w14:textId="77777777" w:rsidR="00331077" w:rsidRDefault="00000000">
      <w:pPr>
        <w:pStyle w:val="Default"/>
        <w:suppressAutoHyphens/>
        <w:spacing w:before="0" w:line="240" w:lineRule="auto"/>
        <w:rPr>
          <w:rFonts w:ascii="Calibri" w:eastAsia="Calibri" w:hAnsi="Calibri" w:cs="Calibri"/>
          <w:b/>
          <w:bCs/>
          <w:sz w:val="22"/>
          <w:szCs w:val="22"/>
        </w:rPr>
      </w:pPr>
      <w:r>
        <w:rPr>
          <w:rFonts w:ascii="Calibri" w:hAnsi="Calibri"/>
          <w:b/>
          <w:bCs/>
          <w:sz w:val="22"/>
          <w:szCs w:val="22"/>
        </w:rPr>
        <w:t>Who should attend?</w:t>
      </w:r>
    </w:p>
    <w:p w14:paraId="0E86EC42" w14:textId="77777777" w:rsidR="00331077" w:rsidRDefault="00331077">
      <w:pPr>
        <w:pStyle w:val="Default"/>
        <w:suppressAutoHyphens/>
        <w:spacing w:before="0" w:line="240" w:lineRule="auto"/>
        <w:rPr>
          <w:rFonts w:ascii="Calibri" w:eastAsia="Calibri" w:hAnsi="Calibri" w:cs="Calibri"/>
          <w:b/>
          <w:bCs/>
          <w:sz w:val="22"/>
          <w:szCs w:val="22"/>
        </w:rPr>
      </w:pPr>
    </w:p>
    <w:p w14:paraId="692266EE" w14:textId="189BAFC6" w:rsidR="00331077" w:rsidRDefault="00000000">
      <w:pPr>
        <w:pStyle w:val="Default"/>
        <w:suppressAutoHyphens/>
        <w:spacing w:before="0" w:line="240" w:lineRule="auto"/>
        <w:rPr>
          <w:rFonts w:ascii="Calibri" w:eastAsia="Calibri" w:hAnsi="Calibri" w:cs="Calibri"/>
          <w:sz w:val="22"/>
          <w:szCs w:val="22"/>
        </w:rPr>
      </w:pPr>
      <w:r>
        <w:rPr>
          <w:rFonts w:ascii="Calibri" w:hAnsi="Calibri"/>
          <w:sz w:val="22"/>
          <w:szCs w:val="22"/>
        </w:rPr>
        <w:t>Business</w:t>
      </w:r>
      <w:ins w:id="41" w:author="James Pagonis" w:date="2026-01-15T18:41:00Z" w16du:dateUtc="2026-01-15T23:41:00Z">
        <w:r w:rsidR="00C57361">
          <w:rPr>
            <w:rFonts w:ascii="Calibri" w:hAnsi="Calibri"/>
            <w:sz w:val="22"/>
            <w:szCs w:val="22"/>
          </w:rPr>
          <w:t xml:space="preserve">es, </w:t>
        </w:r>
      </w:ins>
      <w:r>
        <w:rPr>
          <w:rFonts w:ascii="Calibri" w:hAnsi="Calibri"/>
          <w:sz w:val="22"/>
          <w:szCs w:val="22"/>
        </w:rPr>
        <w:t xml:space="preserve"> tenants, building owners, nearby </w:t>
      </w:r>
      <w:proofErr w:type="spellStart"/>
      <w:r>
        <w:rPr>
          <w:rFonts w:ascii="Calibri" w:hAnsi="Calibri"/>
          <w:sz w:val="22"/>
          <w:szCs w:val="22"/>
        </w:rPr>
        <w:t>neighbours</w:t>
      </w:r>
      <w:proofErr w:type="spellEnd"/>
      <w:r>
        <w:rPr>
          <w:rFonts w:ascii="Calibri" w:hAnsi="Calibri"/>
          <w:sz w:val="22"/>
          <w:szCs w:val="22"/>
        </w:rPr>
        <w:t>, and any interested community members are welcome.</w:t>
      </w:r>
    </w:p>
    <w:p w14:paraId="67D3B930" w14:textId="77777777" w:rsidR="00331077" w:rsidRDefault="00331077">
      <w:pPr>
        <w:pStyle w:val="Default"/>
        <w:suppressAutoHyphens/>
        <w:spacing w:before="0" w:line="240" w:lineRule="auto"/>
        <w:rPr>
          <w:rFonts w:ascii="Calibri" w:eastAsia="Calibri" w:hAnsi="Calibri" w:cs="Calibri"/>
          <w:sz w:val="22"/>
          <w:szCs w:val="22"/>
        </w:rPr>
      </w:pPr>
    </w:p>
    <w:p w14:paraId="40744286" w14:textId="77777777" w:rsidR="00331077" w:rsidRDefault="00000000">
      <w:pPr>
        <w:pStyle w:val="Body"/>
        <w:rPr>
          <w:rFonts w:ascii="Calibri" w:eastAsia="Calibri" w:hAnsi="Calibri" w:cs="Calibri"/>
          <w:b/>
          <w:bCs/>
        </w:rPr>
      </w:pPr>
      <w:r>
        <w:rPr>
          <w:rFonts w:ascii="Calibri" w:hAnsi="Calibri"/>
          <w:b/>
          <w:bCs/>
        </w:rPr>
        <w:t>Join Us</w:t>
      </w:r>
    </w:p>
    <w:p w14:paraId="4728F196" w14:textId="77777777" w:rsidR="00331077" w:rsidRDefault="00000000">
      <w:pPr>
        <w:pStyle w:val="Body"/>
        <w:rPr>
          <w:rFonts w:ascii="Calibri" w:eastAsia="Calibri" w:hAnsi="Calibri" w:cs="Calibri"/>
        </w:rPr>
      </w:pPr>
      <w:r>
        <w:rPr>
          <w:rFonts w:ascii="Calibri" w:hAnsi="Calibri"/>
        </w:rPr>
        <w:t xml:space="preserve">Come learn more about solar, ask questions about the project and learn more about how this exciting program is going to keep Quebec as one of the cleanest electricity system in the world. </w:t>
      </w:r>
    </w:p>
    <w:p w14:paraId="08C8D858" w14:textId="77777777" w:rsidR="00331077" w:rsidRDefault="00331077">
      <w:pPr>
        <w:pStyle w:val="Default"/>
        <w:suppressAutoHyphens/>
        <w:spacing w:before="0" w:line="240" w:lineRule="auto"/>
        <w:rPr>
          <w:rFonts w:ascii="Calibri" w:eastAsia="Calibri" w:hAnsi="Calibri" w:cs="Calibri"/>
          <w:sz w:val="22"/>
          <w:szCs w:val="22"/>
        </w:rPr>
      </w:pPr>
    </w:p>
    <w:p w14:paraId="1C205B13" w14:textId="77777777" w:rsidR="00331077" w:rsidRDefault="00000000">
      <w:pPr>
        <w:pStyle w:val="Default"/>
        <w:suppressAutoHyphens/>
        <w:spacing w:before="0" w:line="240" w:lineRule="auto"/>
        <w:rPr>
          <w:rFonts w:ascii="Calibri" w:eastAsia="Calibri" w:hAnsi="Calibri" w:cs="Calibri"/>
          <w:b/>
          <w:bCs/>
          <w:sz w:val="22"/>
          <w:szCs w:val="22"/>
        </w:rPr>
      </w:pPr>
      <w:r>
        <w:rPr>
          <w:rFonts w:ascii="Calibri" w:hAnsi="Calibri"/>
          <w:b/>
          <w:bCs/>
          <w:sz w:val="22"/>
          <w:szCs w:val="22"/>
        </w:rPr>
        <w:t>Can</w:t>
      </w:r>
      <w:r>
        <w:rPr>
          <w:rFonts w:ascii="Calibri" w:hAnsi="Calibri"/>
          <w:b/>
          <w:bCs/>
          <w:sz w:val="22"/>
          <w:szCs w:val="22"/>
          <w:rtl/>
        </w:rPr>
        <w:t>’</w:t>
      </w:r>
      <w:r>
        <w:rPr>
          <w:rFonts w:ascii="Calibri" w:hAnsi="Calibri"/>
          <w:b/>
          <w:bCs/>
          <w:sz w:val="22"/>
          <w:szCs w:val="22"/>
        </w:rPr>
        <w:t>t attend but want information?</w:t>
      </w:r>
    </w:p>
    <w:p w14:paraId="159CCA14" w14:textId="77777777" w:rsidR="00577544" w:rsidRDefault="00000000">
      <w:pPr>
        <w:pStyle w:val="Default"/>
        <w:suppressAutoHyphens/>
        <w:spacing w:before="0" w:line="240" w:lineRule="auto"/>
        <w:rPr>
          <w:ins w:id="42" w:author="James Pagonis" w:date="2026-01-15T20:31:00Z" w16du:dateUtc="2026-01-16T01:31:00Z"/>
          <w:rFonts w:ascii="Calibri" w:hAnsi="Calibri"/>
          <w:sz w:val="22"/>
          <w:szCs w:val="22"/>
        </w:rPr>
      </w:pPr>
      <w:r>
        <w:rPr>
          <w:rFonts w:ascii="Calibri" w:hAnsi="Calibri"/>
          <w:sz w:val="22"/>
          <w:szCs w:val="22"/>
        </w:rPr>
        <w:t>Contact us</w:t>
      </w:r>
      <w:ins w:id="43" w:author="James Pagonis" w:date="2026-01-15T20:30:00Z" w16du:dateUtc="2026-01-16T01:30:00Z">
        <w:r w:rsidR="00577544">
          <w:rPr>
            <w:rFonts w:ascii="Calibri" w:hAnsi="Calibri"/>
            <w:sz w:val="22"/>
            <w:szCs w:val="22"/>
          </w:rPr>
          <w:t xml:space="preserve"> </w:t>
        </w:r>
      </w:ins>
    </w:p>
    <w:p w14:paraId="51A59FEC" w14:textId="4B0839C3" w:rsidR="00331077" w:rsidRDefault="00000000">
      <w:pPr>
        <w:pStyle w:val="Default"/>
        <w:suppressAutoHyphens/>
        <w:spacing w:before="0" w:line="240" w:lineRule="auto"/>
        <w:rPr>
          <w:rFonts w:ascii="Calibri" w:eastAsia="Calibri" w:hAnsi="Calibri" w:cs="Calibri"/>
          <w:sz w:val="22"/>
          <w:szCs w:val="22"/>
        </w:rPr>
      </w:pPr>
      <w:r>
        <w:rPr>
          <w:rFonts w:ascii="Calibri" w:hAnsi="Calibri"/>
          <w:sz w:val="22"/>
          <w:szCs w:val="22"/>
          <w:lang w:val="pt-PT"/>
        </w:rPr>
        <w:t>[Project email</w:t>
      </w:r>
      <w:ins w:id="44" w:author="James Pagonis" w:date="2026-01-15T20:31:00Z" w16du:dateUtc="2026-01-16T01:31:00Z">
        <w:r w:rsidR="00577544">
          <w:rPr>
            <w:rFonts w:ascii="Calibri" w:hAnsi="Calibri"/>
            <w:sz w:val="22"/>
            <w:szCs w:val="22"/>
            <w:lang w:val="pt-PT"/>
          </w:rPr>
          <w:t xml:space="preserve">] </w:t>
        </w:r>
      </w:ins>
      <w:r>
        <w:rPr>
          <w:rFonts w:ascii="Calibri" w:hAnsi="Calibri"/>
          <w:sz w:val="22"/>
          <w:szCs w:val="22"/>
          <w:lang w:val="pt-PT"/>
        </w:rPr>
        <w:t>[Phone]</w:t>
      </w:r>
    </w:p>
    <w:p w14:paraId="59F50703" w14:textId="77777777" w:rsidR="00331077" w:rsidRDefault="00331077">
      <w:pPr>
        <w:pStyle w:val="Default"/>
        <w:suppressAutoHyphens/>
        <w:spacing w:before="0" w:line="240" w:lineRule="auto"/>
        <w:rPr>
          <w:rFonts w:ascii="Calibri" w:eastAsia="Calibri" w:hAnsi="Calibri" w:cs="Calibri"/>
          <w:sz w:val="22"/>
          <w:szCs w:val="22"/>
        </w:rPr>
      </w:pPr>
    </w:p>
    <w:p w14:paraId="281AD59C" w14:textId="61AFCFDF" w:rsidR="00331077" w:rsidRDefault="00000000">
      <w:pPr>
        <w:pStyle w:val="Default"/>
        <w:suppressAutoHyphens/>
        <w:spacing w:before="0" w:line="240" w:lineRule="auto"/>
      </w:pPr>
      <w:del w:id="45" w:author="James Pagonis" w:date="2026-01-15T20:31:00Z" w16du:dateUtc="2026-01-16T01:31:00Z">
        <w:r w:rsidDel="00577544">
          <w:rPr>
            <w:rFonts w:ascii="Calibri" w:hAnsi="Calibri"/>
            <w:sz w:val="22"/>
            <w:szCs w:val="22"/>
          </w:rPr>
          <w:delText>Maybe we add a QR code to a simple FAQ (timeline, noise, safety, who owns the panels, what happens next). ?</w:delText>
        </w:r>
      </w:del>
    </w:p>
    <w:sectPr w:rsidR="00331077">
      <w:headerReference w:type="default" r:id="rId7"/>
      <w:footerReference w:type="default" r:id="rId8"/>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2CEBF" w14:textId="77777777" w:rsidR="00CB2BD7" w:rsidRDefault="00CB2BD7">
      <w:r>
        <w:separator/>
      </w:r>
    </w:p>
  </w:endnote>
  <w:endnote w:type="continuationSeparator" w:id="0">
    <w:p w14:paraId="35D3519F" w14:textId="77777777" w:rsidR="00CB2BD7" w:rsidRDefault="00CB2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99D39" w14:textId="77777777" w:rsidR="00331077" w:rsidRDefault="00331077">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18137" w14:textId="77777777" w:rsidR="00CB2BD7" w:rsidRDefault="00CB2BD7">
      <w:r>
        <w:separator/>
      </w:r>
    </w:p>
  </w:footnote>
  <w:footnote w:type="continuationSeparator" w:id="0">
    <w:p w14:paraId="68168425" w14:textId="77777777" w:rsidR="00CB2BD7" w:rsidRDefault="00CB2B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4FE43" w14:textId="77777777" w:rsidR="00331077" w:rsidRDefault="0033107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B6169"/>
    <w:multiLevelType w:val="hybridMultilevel"/>
    <w:tmpl w:val="A0543F5E"/>
    <w:styleLink w:val="ImportedStyle1"/>
    <w:lvl w:ilvl="0" w:tplc="7400AC7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3FAE4A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5F4B44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33670D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A26FF5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050258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23E16D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54A2EF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6A67E9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38247092"/>
    <w:multiLevelType w:val="hybridMultilevel"/>
    <w:tmpl w:val="AC42DC8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44181AC5"/>
    <w:multiLevelType w:val="hybridMultilevel"/>
    <w:tmpl w:val="58C84BD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62535F8F"/>
    <w:multiLevelType w:val="hybridMultilevel"/>
    <w:tmpl w:val="A0543F5E"/>
    <w:numStyleLink w:val="ImportedStyle1"/>
  </w:abstractNum>
  <w:abstractNum w:abstractNumId="4" w15:restartNumberingAfterBreak="0">
    <w:nsid w:val="7B786D81"/>
    <w:multiLevelType w:val="hybridMultilevel"/>
    <w:tmpl w:val="6DD86F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29639149">
    <w:abstractNumId w:val="0"/>
  </w:num>
  <w:num w:numId="2" w16cid:durableId="1747918481">
    <w:abstractNumId w:val="3"/>
  </w:num>
  <w:num w:numId="3" w16cid:durableId="1654748102">
    <w:abstractNumId w:val="1"/>
  </w:num>
  <w:num w:numId="4" w16cid:durableId="913054867">
    <w:abstractNumId w:val="4"/>
  </w:num>
  <w:num w:numId="5" w16cid:durableId="96589438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Pagonis">
    <w15:presenceInfo w15:providerId="AD" w15:userId="S::james@scalecleantech.com::51e5065f-20af-47db-b179-1142f2ed84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077"/>
    <w:rsid w:val="00264E48"/>
    <w:rsid w:val="00331077"/>
    <w:rsid w:val="00392023"/>
    <w:rsid w:val="00577544"/>
    <w:rsid w:val="006E555A"/>
    <w:rsid w:val="00C57361"/>
    <w:rsid w:val="00CB2BD7"/>
    <w:rsid w:val="00E34B3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915D7"/>
  <w15:docId w15:val="{4672988E-F9E6-4DBC-84F7-D8CCC6505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A" w:eastAsia="en-C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Aptos" w:eastAsia="Aptos" w:hAnsi="Aptos" w:cs="Aptos"/>
      <w:color w:val="000000"/>
      <w:kern w:val="2"/>
      <w:sz w:val="22"/>
      <w:szCs w:val="22"/>
      <w:u w:color="000000"/>
      <w:lang w:val="en-US"/>
      <w14:textOutline w14:w="0" w14:cap="flat" w14:cmpd="sng" w14:algn="ctr">
        <w14:noFill/>
        <w14:prstDash w14:val="solid"/>
        <w14:bevel/>
      </w14:textOutline>
    </w:rPr>
  </w:style>
  <w:style w:type="paragraph" w:styleId="ListParagraph">
    <w:name w:val="List Paragraph"/>
    <w:pPr>
      <w:spacing w:after="160" w:line="259" w:lineRule="auto"/>
      <w:ind w:left="720"/>
    </w:pPr>
    <w:rPr>
      <w:rFonts w:ascii="Aptos" w:eastAsia="Aptos" w:hAnsi="Aptos" w:cs="Aptos"/>
      <w:color w:val="000000"/>
      <w:kern w:val="2"/>
      <w:sz w:val="22"/>
      <w:szCs w:val="22"/>
      <w:u w:color="000000"/>
      <w:lang w:val="en-US"/>
    </w:rPr>
  </w:style>
  <w:style w:type="numbering" w:customStyle="1" w:styleId="ImportedStyle1">
    <w:name w:val="Imported Style 1"/>
    <w:pPr>
      <w:numPr>
        <w:numId w:val="1"/>
      </w:numPr>
    </w:p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styleId="Revision">
    <w:name w:val="Revision"/>
    <w:hidden/>
    <w:uiPriority w:val="99"/>
    <w:semiHidden/>
    <w:rsid w:val="00C57361"/>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1</Pages>
  <Words>317</Words>
  <Characters>1678</Characters>
  <Application>Microsoft Office Word</Application>
  <DocSecurity>0</DocSecurity>
  <Lines>55</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Pagonis</cp:lastModifiedBy>
  <cp:revision>5</cp:revision>
  <dcterms:created xsi:type="dcterms:W3CDTF">2026-01-16T01:29:00Z</dcterms:created>
  <dcterms:modified xsi:type="dcterms:W3CDTF">2026-01-16T01:35:00Z</dcterms:modified>
</cp:coreProperties>
</file>